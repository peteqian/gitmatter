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1164a1bf-fbab-4a1d-8349-eacb22bb07ca" w:date="2026-06-10T10:20:08.734Z">
        <w:r>
          <w:t xml:space="preserve">global</w:t>
        </w:r>
      </w:ins>
      <w:del w:id="1" w:author="test-user-1164a1bf-fbab-4a1d-8349-eacb22bb07ca" w:date="2026-06-10T10:20:08.734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