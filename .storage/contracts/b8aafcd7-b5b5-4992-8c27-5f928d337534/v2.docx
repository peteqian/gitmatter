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BF0D64">
      <w:r>
        <w:t xml:space="preserve">Walking on </w:t>
      </w:r>
      <w:ins w:id="2" w:author="test-user-45d69a75-07c2-44f9-9ec8-b6090f09c72c" w:date="2026-06-10T10:21:05.023Z">
        <w:r>
          <w:t xml:space="preserve">global</w:t>
        </w:r>
      </w:ins>
      <w:del w:id="1" w:author="test-user-45d69a75-07c2-44f9-9ec8-b6090f09c72c" w:date="2026-06-10T10:21:05.023Z">
        <w:r>
          <w:delText xml:space="preserve">imported</w:delText>
        </w:r>
      </w:del>
      <w:r>
        <w:t xml:space="preserve"> air</w:t>
      </w:r>
      <w:bookmarkStart w:id="0" w:name="_GoBack"/>
      <w:bookmarkEnd w:id="0"/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