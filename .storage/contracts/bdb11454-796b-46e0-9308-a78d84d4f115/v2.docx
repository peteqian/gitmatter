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b778d366-f68c-474e-a238-85c79561aa3e" w:date="2026-06-10T09:13:38.428Z">
        <w:r>
          <w:t xml:space="preserve">global</w:t>
        </w:r>
      </w:ins>
      <w:del w:id="1" w:author="test-user-b778d366-f68c-474e-a238-85c79561aa3e" w:date="2026-06-10T09:13:38.428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