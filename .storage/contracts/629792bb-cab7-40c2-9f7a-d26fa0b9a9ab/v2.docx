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 xml:space="preserve">Walking on </w:t>
      </w:r>
      <w:ins w:id="2" w:author="test-user-0e538c68-4d7c-40d3-83e0-0ddb015e3e76" w:date="2026-06-10T11:31:18.403Z">
        <w:r>
          <w:t xml:space="preserve">global</w:t>
        </w:r>
      </w:ins>
      <w:del w:id="1" w:author="test-user-0e538c68-4d7c-40d3-83e0-0ddb015e3e76" w:date="2026-06-10T11:31:18.403Z">
        <w:r>
          <w:delText xml:space="preserve">imported</w:delText>
        </w:r>
      </w:del>
      <w:r>
        <w:t xml:space="preserve">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