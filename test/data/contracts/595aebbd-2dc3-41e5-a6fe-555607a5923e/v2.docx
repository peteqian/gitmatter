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72F6" w:rsidRDefault="00BF0D64">
      <w:r>
        <w:t xml:space="preserve">Walking on </w:t>
      </w:r>
      <w:ins w:id="2" w:author="test-user-e730eafc-a4b3-488c-8ef1-ae8b3e032a79" w:date="2026-06-10T09:58:57.926Z">
        <w:r>
          <w:t xml:space="preserve">global</w:t>
        </w:r>
      </w:ins>
      <w:del w:id="1" w:author="test-user-e730eafc-a4b3-488c-8ef1-ae8b3e032a79" w:date="2026-06-10T09:58:57.926Z">
        <w:r>
          <w:delText xml:space="preserve">imported</w:delText>
        </w:r>
      </w:del>
      <w:r>
        <w:t xml:space="preserve"> air</w:t>
      </w:r>
      <w:bookmarkStart w:id="0" w:name="_GoBack"/>
      <w:bookmarkEnd w:id="0"/>
    </w:p>
    <w:sectPr w:rsidR="003872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269E"/>
    <w:rsid w:val="001A6D69"/>
    <w:rsid w:val="001E1635"/>
    <w:rsid w:val="00212576"/>
    <w:rsid w:val="004C77B7"/>
    <w:rsid w:val="006A0FDE"/>
    <w:rsid w:val="0088269E"/>
    <w:rsid w:val="00BF0D64"/>
    <w:rsid w:val="00CE0D7A"/>
    <w:rsid w:val="00EB0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Michael Williamson</cp:lastModifiedBy>
  <cp:revision>2</cp:revision>
  <dcterms:created xsi:type="dcterms:W3CDTF">2013-04-03T20:15:00Z</dcterms:created>
  <dcterms:modified xsi:type="dcterms:W3CDTF">2013-04-03T20:15:00Z</dcterms:modified>
</cp:coreProperties>
</file>